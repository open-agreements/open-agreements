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xmlns:w="http://schemas.openxmlformats.org/wordprocessingml/2006/main">
        <w:tabs>
          <w:tab w:val="center" w:pos="4320"/>
          <w:tab w:val="right" w:pos="8640"/>
        </w:tabs>
        <w:jc w:val="center"/>
        <w:rPr>
          <w:rFonts w:asciiTheme="majorHAnsi" w:eastAsia="Calibri" w:hAnsiTheme="majorHAnsi" w:cstheme="majorHAnsi"/>
          <w:b/>
          <w:sz w:val="18"/>
          <w:szCs w:val="18"/>
        </w:rPr>
      </w:pPr>
    </w:p>
    <w:p>
      <w:pPr xmlns:w="http://schemas.openxmlformats.org/wordprocessingml/2006/main">
        <w:pStyle w:val="Plain"/>
        <w:spacing w:after="0"/>
        <w:jc w:val="center"/>
        <w:rPr>
          <w:rFonts w:asciiTheme="majorHAnsi" w:eastAsia="Calibri" w:hAnsiTheme="majorHAnsi" w:cstheme="majorHAnsi"/>
          <w:b/>
          <w:sz w:val="22"/>
          <w:szCs w:val="22"/>
        </w:rPr>
      </w:pPr>
      <w:r>
        <w:rPr xmlns:w="http://schemas.openxmlformats.org/wordprocessingml/2006/main">
          <w:rFonts w:asciiTheme="majorHAnsi" w:eastAsia="Calibri" w:hAnsiTheme="majorHAnsi" w:cstheme="majorHAnsi"/>
          <w:b/>
          <w:color w:val="FFFFFF" w:themeColor="background1"/>
          <w:sz w:val="22"/>
          <w:szCs w:val="22"/>
        </w:rPr>
        <w:t>Cover Page</w:t>
        <w:br/>
        <w:t xml:space="preserve">for Bonterms Mutual NDA </w:t>
      </w:r>
    </w:p>
    <w:p>
      <w:pPr xmlns:w="http://schemas.openxmlformats.org/wordprocessingml/2006/main">
        <w:tabs>
          <w:tab w:val="center" w:pos="4320"/>
          <w:tab w:val="right" w:pos="8640"/>
        </w:tabs>
        <w:ind w:left="20"/>
        <w:jc w:val="both"/>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 xml:space="preserve">By executing this Cover Page, the parties enter into the Bonterms Mutual NDA (Version 1.0) (available at </w:t>
      </w:r>
      <w:r>
        <w:rPr xmlns:w="http://schemas.openxmlformats.org/wordprocessingml/2006/main">
          <w:rStyle w:val="Hyperlink"/>
          <w:rFonts w:asciiTheme="majorHAnsi" w:hAnsiTheme="majorHAnsi" w:cstheme="majorHAnsi"/>
          <w:sz w:val="18"/>
          <w:szCs w:val="18"/>
        </w:rPr>
        <w:t>https://bonterms.com/forms/bonterms-mutual-nda-v1/</w:t>
      </w:r>
      <w:r>
        <w:rPr xmlns:w="http://schemas.openxmlformats.org/wordprocessingml/2006/main">
          <w:rFonts w:asciiTheme="majorHAnsi" w:eastAsia="Calibri" w:hAnsiTheme="majorHAnsi" w:cstheme="majorHAnsi"/>
          <w:sz w:val="18"/>
          <w:szCs w:val="18"/>
        </w:rPr>
        <w:t xml:space="preserve">). A reference copy may be attached. This Cover Page controls over directly conflicting provisions of the Bonterms Mutual NDA. Capitalized terms not defined in this Cover Page have the meanings given in the Bonterms Mutual NDA. </w:t>
      </w:r>
    </w:p>
    <w:p>
      <w:pPr xmlns:w="http://schemas.openxmlformats.org/wordprocessingml/2006/main">
        <w:tabs>
          <w:tab w:val="center" w:pos="4320"/>
          <w:tab w:val="right" w:pos="8640"/>
        </w:tabs>
        <w:jc w:val="center"/>
        <w:rPr>
          <w:rFonts w:asciiTheme="majorHAnsi" w:eastAsia="Calibri" w:hAnsiTheme="majorHAnsi" w:cstheme="majorHAnsi"/>
          <w:b/>
          <w:sz w:val="18"/>
          <w:szCs w:val="18"/>
        </w:rPr>
      </w:pPr>
    </w:p>
    <w:p>
      <w:pPr xmlns:w="http://schemas.openxmlformats.org/wordprocessingml/2006/main">
        <w:pStyle w:val="Plain"/>
        <w:spacing w:after="0"/>
        <w:jc w:val="center"/>
        <w:rPr>
          <w:rFonts w:asciiTheme="majorHAnsi" w:hAnsiTheme="majorHAnsi" w:cstheme="majorHAnsi"/>
          <w:b/>
          <w:color w:val="FFFFFF" w:themeColor="background1"/>
          <w:szCs w:val="18"/>
        </w:rPr>
      </w:pPr>
      <w:r>
        <w:rPr xmlns:w="http://schemas.openxmlformats.org/wordprocessingml/2006/main">
          <w:rFonts w:asciiTheme="majorHAnsi" w:eastAsia="Calibri" w:hAnsiTheme="majorHAnsi" w:cstheme="majorHAnsi"/>
          <w:b/>
          <w:color w:val="FFFFFF" w:themeColor="background1"/>
          <w:szCs w:val="18"/>
        </w:rPr>
        <w:t>Key Terms</w:t>
      </w:r>
    </w:p>
    <w:p>
      <w:pPr xmlns:w="http://schemas.openxmlformats.org/wordprocessingml/2006/main">
        <w:pStyle w:val="Plain"/>
        <w:spacing w:after="0"/>
        <w:jc w:val="left"/>
        <w:rPr>
          <w:rFonts w:asciiTheme="majorHAnsi" w:eastAsia="Calibri" w:hAnsiTheme="majorHAnsi" w:cstheme="majorHAnsi"/>
          <w:bCs/>
          <w:szCs w:val="18"/>
        </w:rPr>
      </w:pPr>
      <w:r>
        <w:rPr xmlns:w="http://schemas.openxmlformats.org/wordprocessingml/2006/main">
          <w:rFonts w:asciiTheme="majorHAnsi" w:hAnsiTheme="majorHAnsi" w:cstheme="majorHAnsi"/>
          <w:b/>
          <w:color w:val="0000FF"/>
        </w:rPr>
        <w:t>Purpose</w:t>
      </w:r>
    </w:p>
    <w:p>
      <w:pPr xmlns:w="http://schemas.openxmlformats.org/wordprocessingml/2006/main">
        <w:pStyle w:val="Plain"/>
        <w:spacing w:after="0"/>
        <w:jc w:val="left"/>
        <w:rPr>
          <w:del w:id="1" w:author="Accord Demo" w:date="2026-03-29T03:09:07Z"/>
          <w:rFonts w:asciiTheme="majorHAnsi" w:hAnsiTheme="majorHAnsi" w:cstheme="majorHAnsi"/>
          <w:b/>
          <w:color w:val="808080" w:themeColor="background1" w:themeShade="80"/>
          <w:sz w:val="20"/>
        </w:rPr>
      </w:pPr>
      <w:del w:id="2" w:author="Accord Demo" w:date="2026-03-29T03:09:07Z">
        <w:r>
          <w:rPr xmlns:w="http://schemas.openxmlformats.org/wordprocessingml/2006/main">
            <w:rFonts w:asciiTheme="majorHAnsi" w:eastAsia="Calibri" w:hAnsiTheme="majorHAnsi" w:cstheme="majorHAnsi"/>
            <w:b/>
            <w:i/>
            <w:color w:val="000000" w:themeColor="background1" w:themeShade="80"/>
            <w:sz w:val="20"/>
          </w:rPr>
          <w:delText>Evaluating a potential business relationship</w:delText>
        </w:r>
      </w:del>
    </w:p>
    <w:p>
      <w:pPr xmlns:w="http://schemas.openxmlformats.org/wordprocessingml/2006/main">
        <w:pStyle w:val="Plain"/>
        <w:spacing w:after="0"/>
        <w:jc w:val="left"/>
        <w:rPr>
          <w:ins w:id="3" w:author="Accord Demo" w:date="2026-03-29T03:09:07Z"/>
          <w:rFonts w:asciiTheme="majorHAnsi" w:hAnsiTheme="majorHAnsi" w:cstheme="majorHAnsi"/>
          <w:b/>
          <w:color w:val="808080" w:themeColor="background1" w:themeShade="80"/>
          <w:sz w:val="20"/>
        </w:rPr>
        <w:pPrChange w:id="5" w:author="Accord Demo" w:date="2026-03-29T03:09:07Z">
          <w:pPr>
            <w:pStyle w:val="Plain"/>
            <w:spacing w:after="0"/>
            <w:jc w:val="left"/>
          </w:pPr>
        </w:pPrChange>
      </w:pPr>
      <w:ins w:id="4" w:author="Accord Demo" w:date="2026-03-29T03:09:07Z">
        <w:r>
          <w:rPr xmlns:w="http://schemas.openxmlformats.org/wordprocessingml/2006/main">
            <w:rFonts w:asciiTheme="majorHAnsi" w:eastAsia="Calibri" w:hAnsiTheme="majorHAnsi" w:cstheme="majorHAnsi"/>
            <w:b/>
            <w:i/>
            <w:color w:val="000000" w:themeColor="background1" w:themeShade="80"/>
            <w:sz w:val="20"/>
          </w:rPr>
          <w:t>Joint development of diagnostic platform technology</w:t>
        </w:r>
      </w:ins>
    </w:p>
    <w:p>
      <w:pPr xmlns:w="http://schemas.openxmlformats.org/wordprocessingml/2006/main">
        <w:pStyle w:val="Plain"/>
        <w:spacing w:after="0"/>
        <w:jc w:val="left"/>
        <w:rPr>
          <w:rFonts w:asciiTheme="majorHAnsi" w:eastAsia="Calibri" w:hAnsiTheme="majorHAnsi" w:cstheme="majorHAnsi"/>
          <w:b/>
          <w:szCs w:val="18"/>
        </w:rPr>
      </w:pPr>
      <w:r>
        <w:rPr xmlns:w="http://schemas.openxmlformats.org/wordprocessingml/2006/main">
          <w:rFonts w:asciiTheme="majorHAnsi" w:hAnsiTheme="majorHAnsi" w:cstheme="majorHAnsi"/>
          <w:b/>
          <w:color w:val="0000FF"/>
        </w:rPr>
        <w:t xml:space="preserve">Effective Date </w:t>
      </w:r>
    </w:p>
    <w:p>
      <w:pPr xmlns:w="http://schemas.openxmlformats.org/wordprocessingml/2006/main">
        <w:pStyle w:val="Plain"/>
        <w:spacing w:after="0"/>
        <w:jc w:val="left"/>
        <w:rPr>
          <w:rFonts w:asciiTheme="majorHAnsi" w:hAnsiTheme="majorHAnsi" w:cstheme="majorHAnsi"/>
          <w:b/>
          <w:color w:val="808080" w:themeColor="background1" w:themeShade="80"/>
          <w:sz w:val="20"/>
        </w:rPr>
      </w:pPr>
      <w:del w:id="6" w:author="Accord Demo" w:date="2026-03-29T03:09:07Z">
        <w:r>
          <w:rPr xmlns:w="http://schemas.openxmlformats.org/wordprocessingml/2006/main">
            <w:rFonts w:asciiTheme="majorHAnsi" w:eastAsia="Calibri" w:hAnsiTheme="majorHAnsi" w:cstheme="majorHAnsi"/>
            <w:b/>
            <w:i/>
            <w:color w:val="000000" w:themeColor="background1" w:themeShade="80"/>
            <w:sz w:val="20"/>
          </w:rPr>
          <w:delText>January 15,</w:delText>
        </w:r>
      </w:del>
      <w:ins w:id="7" w:author="Accord Demo" w:date="2026-03-29T03:09:07Z">
        <w:r>
          <w:rPr xmlns:w="http://schemas.openxmlformats.org/wordprocessingml/2006/main">
            <w:rFonts w:asciiTheme="majorHAnsi" w:eastAsia="Calibri" w:hAnsiTheme="majorHAnsi" w:cstheme="majorHAnsi"/>
            <w:b/>
            <w:i/>
            <w:color w:val="000000" w:themeColor="background1" w:themeShade="80"/>
            <w:sz w:val="20"/>
          </w:rPr>
          <w:t>March 1,</w:t>
        </w:r>
      </w:ins>
      <w:r>
        <w:rPr xmlns:w="http://schemas.openxmlformats.org/wordprocessingml/2006/main">
          <w:rFonts w:asciiTheme="majorHAnsi" w:eastAsia="Calibri" w:hAnsiTheme="majorHAnsi" w:cstheme="majorHAnsi"/>
          <w:b/>
          <w:i/>
          <w:color w:val="000000" w:themeColor="background1" w:themeShade="80"/>
          <w:sz w:val="20"/>
        </w:rPr>
        <w:t xml:space="preserve"> 2026</w:t>
      </w:r>
    </w:p>
    <w:p>
      <w:pPr xmlns:w="http://schemas.openxmlformats.org/wordprocessingml/2006/main">
        <w:pStyle w:val="Plain"/>
        <w:spacing w:after="0"/>
        <w:jc w:val="left"/>
        <w:rPr>
          <w:rFonts w:asciiTheme="majorHAnsi" w:eastAsia="Calibri" w:hAnsiTheme="majorHAnsi" w:cstheme="majorHAnsi"/>
          <w:b/>
          <w:color w:val="0000FF"/>
          <w:szCs w:val="18"/>
        </w:rPr>
      </w:pPr>
      <w:r>
        <w:rPr xmlns:w="http://schemas.openxmlformats.org/wordprocessingml/2006/main">
          <w:rFonts w:asciiTheme="majorHAnsi" w:eastAsia="Calibri" w:hAnsiTheme="majorHAnsi" w:cstheme="majorHAnsi"/>
          <w:b/>
          <w:color w:val="0000FF"/>
          <w:szCs w:val="18"/>
        </w:rPr>
        <w:t>Term of NDA</w:t>
      </w:r>
    </w:p>
    <w:p>
      <w:pPr xmlns:w="http://schemas.openxmlformats.org/wordprocessingml/2006/main">
        <w:widowControl w:val="0"/>
        <w:rPr>
          <w:del w:id="8" w:author="Accord Demo" w:date="2026-03-29T03:09:07Z"/>
          <w:rFonts w:asciiTheme="majorHAnsi" w:eastAsia="Calibri" w:hAnsiTheme="majorHAnsi" w:cstheme="majorHAnsi"/>
        </w:rPr>
      </w:pPr>
      <w:del w:id="9" w:author="Accord Demo" w:date="2026-03-29T03:09:07Z">
        <w:r>
          <w:rPr xmlns:w="http://schemas.openxmlformats.org/wordprocessingml/2006/main">
            <w:rFonts w:asciiTheme="majorHAnsi" w:eastAsia="Calibri" w:hAnsiTheme="majorHAnsi" w:cstheme="majorHAnsi"/>
            <w:b/>
            <w:i/>
            <w:color w:val="000000" w:themeColor="background1" w:themeShade="80"/>
          </w:rPr>
          <w:delText>1 year</w:delText>
        </w:r>
        <w:r>
          <w:rPr xmlns:w="http://schemas.openxmlformats.org/wordprocessingml/2006/main">
            <w:rFonts w:asciiTheme="majorHAnsi" w:eastAsia="Calibri" w:hAnsiTheme="majorHAnsi" w:cstheme="majorHAnsi"/>
            <w:b/>
            <w:i/>
            <w:color w:val="808080" w:themeColor="background1" w:themeShade="80"/>
          </w:rPr>
          <w:delText xml:space="preserve"> </w:delText>
        </w:r>
      </w:del>
    </w:p>
    <w:p>
      <w:pPr xmlns:w="http://schemas.openxmlformats.org/wordprocessingml/2006/main">
        <w:widowControl w:val="0"/>
        <w:rPr>
          <w:ins w:id="10" w:author="Accord Demo" w:date="2026-03-29T03:09:07Z"/>
          <w:rFonts w:asciiTheme="majorHAnsi" w:eastAsia="Calibri" w:hAnsiTheme="majorHAnsi" w:cstheme="majorHAnsi"/>
        </w:rPr>
        <w:pPrChange w:id="12" w:author="Accord Demo" w:date="2026-03-29T03:09:07Z">
          <w:pPr>
            <w:widowControl w:val="0"/>
          </w:pPr>
        </w:pPrChange>
      </w:pPr>
      <w:ins w:id="11" w:author="Accord Demo" w:date="2026-03-29T03:09:07Z">
        <w:r>
          <w:rPr xmlns:w="http://schemas.openxmlformats.org/wordprocessingml/2006/main">
            <w:rFonts w:asciiTheme="majorHAnsi" w:eastAsia="Calibri" w:hAnsiTheme="majorHAnsi" w:cstheme="majorHAnsi"/>
            <w:b/>
            <w:i/>
            <w:color w:val="000000" w:themeColor="background1" w:themeShade="80"/>
          </w:rPr>
          <w:t>18 months</w:t>
        </w:r>
        <w:r>
          <w:rPr xmlns:w="http://schemas.openxmlformats.org/wordprocessingml/2006/main">
            <w:rFonts w:asciiTheme="majorHAnsi" w:eastAsia="Calibri" w:hAnsiTheme="majorHAnsi" w:cstheme="majorHAnsi"/>
            <w:b/>
            <w:i/>
            <w:color w:val="808080" w:themeColor="background1" w:themeShade="80"/>
          </w:rPr>
          <w:t xml:space="preserve"> </w:t>
        </w:r>
      </w:ins>
    </w:p>
    <w:p>
      <w:pPr xmlns:w="http://schemas.openxmlformats.org/wordprocessingml/2006/main">
        <w:pStyle w:val="Plain"/>
        <w:spacing w:after="0"/>
        <w:jc w:val="left"/>
        <w:rPr>
          <w:rFonts w:asciiTheme="majorHAnsi" w:eastAsia="Calibri" w:hAnsiTheme="majorHAnsi" w:cstheme="majorHAnsi"/>
          <w:b/>
          <w:color w:val="0000FF"/>
          <w:szCs w:val="18"/>
        </w:rPr>
      </w:pPr>
      <w:r>
        <w:rPr xmlns:w="http://schemas.openxmlformats.org/wordprocessingml/2006/main">
          <w:rFonts w:asciiTheme="majorHAnsi" w:eastAsia="Calibri" w:hAnsiTheme="majorHAnsi" w:cstheme="majorHAnsi"/>
          <w:b/>
          <w:color w:val="0000FF"/>
          <w:szCs w:val="18"/>
        </w:rPr>
        <w:t xml:space="preserve">Confidentiality Period </w:t>
      </w:r>
    </w:p>
    <w:p>
      <w:pPr xmlns:w="http://schemas.openxmlformats.org/wordprocessingml/2006/main">
        <w:widowControl w:val="0"/>
        <w:rPr>
          <w:del w:id="13" w:author="Accord Demo" w:date="2026-03-29T03:09:07Z"/>
          <w:rFonts w:asciiTheme="majorHAnsi" w:eastAsia="Calibri" w:hAnsiTheme="majorHAnsi" w:cstheme="majorHAnsi"/>
        </w:rPr>
      </w:pPr>
      <w:del w:id="14" w:author="Accord Demo" w:date="2026-03-29T03:09:07Z">
        <w:r>
          <w:rPr xmlns:w="http://schemas.openxmlformats.org/wordprocessingml/2006/main">
            <w:rFonts w:asciiTheme="majorHAnsi" w:eastAsia="Calibri" w:hAnsiTheme="majorHAnsi" w:cstheme="majorHAnsi"/>
            <w:b/>
            <w:i/>
            <w:color w:val="000000" w:themeColor="background1" w:themeShade="80"/>
          </w:rPr>
          <w:delText>1 year</w:delText>
        </w:r>
      </w:del>
    </w:p>
    <w:p>
      <w:pPr xmlns:w="http://schemas.openxmlformats.org/wordprocessingml/2006/main">
        <w:widowControl w:val="0"/>
        <w:rPr>
          <w:ins w:id="15" w:author="Accord Demo" w:date="2026-03-29T03:09:07Z"/>
          <w:rFonts w:asciiTheme="majorHAnsi" w:eastAsia="Calibri" w:hAnsiTheme="majorHAnsi" w:cstheme="majorHAnsi"/>
        </w:rPr>
        <w:pPrChange w:id="17" w:author="Accord Demo" w:date="2026-03-29T03:09:07Z">
          <w:pPr>
            <w:widowControl w:val="0"/>
          </w:pPr>
        </w:pPrChange>
      </w:pPr>
      <w:ins w:id="16" w:author="Accord Demo" w:date="2026-03-29T03:09:07Z">
        <w:r>
          <w:rPr xmlns:w="http://schemas.openxmlformats.org/wordprocessingml/2006/main">
            <w:rFonts w:asciiTheme="majorHAnsi" w:eastAsia="Calibri" w:hAnsiTheme="majorHAnsi" w:cstheme="majorHAnsi"/>
            <w:b/>
            <w:i/>
            <w:color w:val="000000" w:themeColor="background1" w:themeShade="80"/>
          </w:rPr>
          <w:t>3 years</w:t>
        </w:r>
      </w:ins>
    </w:p>
    <w:p>
      <w:pPr xmlns:w="http://schemas.openxmlformats.org/wordprocessingml/2006/main">
        <w:pStyle w:val="Plain"/>
        <w:spacing w:after="0"/>
        <w:jc w:val="left"/>
        <w:rPr>
          <w:rFonts w:asciiTheme="majorHAnsi" w:eastAsia="Calibri" w:hAnsiTheme="majorHAnsi" w:cstheme="majorHAnsi"/>
          <w:b/>
          <w:color w:val="0000FF"/>
          <w:szCs w:val="18"/>
        </w:rPr>
      </w:pPr>
      <w:r>
        <w:rPr xmlns:w="http://schemas.openxmlformats.org/wordprocessingml/2006/main">
          <w:rFonts w:asciiTheme="majorHAnsi" w:eastAsia="Calibri" w:hAnsiTheme="majorHAnsi" w:cstheme="majorHAnsi"/>
          <w:b/>
          <w:color w:val="0000FF"/>
          <w:szCs w:val="18"/>
        </w:rPr>
        <w:t xml:space="preserve">Governing Law </w:t>
      </w:r>
    </w:p>
    <w:p>
      <w:pPr xmlns:w="http://schemas.openxmlformats.org/wordprocessingml/2006/main">
        <w:widowControl w:val="0"/>
        <w:rPr>
          <w:del w:id="18" w:author="Accord Demo" w:date="2026-03-29T03:09:07Z"/>
          <w:rFonts w:asciiTheme="majorHAnsi" w:hAnsiTheme="majorHAnsi" w:cstheme="majorHAnsi"/>
          <w:b/>
        </w:rPr>
      </w:pPr>
      <w:del w:id="19" w:author="Accord Demo" w:date="2026-03-29T03:09:07Z">
        <w:r>
          <w:rPr xmlns:w="http://schemas.openxmlformats.org/wordprocessingml/2006/main">
            <w:rFonts w:asciiTheme="majorHAnsi" w:eastAsia="Calibri" w:hAnsiTheme="majorHAnsi" w:cstheme="majorHAnsi"/>
            <w:b/>
            <w:i/>
            <w:color w:val="000000" w:themeColor="background1" w:themeShade="80"/>
          </w:rPr>
          <w:delText>Delaware</w:delText>
        </w:r>
      </w:del>
    </w:p>
    <w:p>
      <w:pPr xmlns:w="http://schemas.openxmlformats.org/wordprocessingml/2006/main">
        <w:widowControl w:val="0"/>
        <w:rPr>
          <w:ins w:id="20" w:author="Accord Demo" w:date="2026-03-29T03:09:07Z"/>
          <w:rFonts w:asciiTheme="majorHAnsi" w:hAnsiTheme="majorHAnsi" w:cstheme="majorHAnsi"/>
          <w:b/>
        </w:rPr>
        <w:pPrChange w:id="22" w:author="Accord Demo" w:date="2026-03-29T03:09:07Z">
          <w:pPr>
            <w:widowControl w:val="0"/>
          </w:pPr>
        </w:pPrChange>
      </w:pPr>
      <w:ins w:id="21" w:author="Accord Demo" w:date="2026-03-29T03:09:07Z">
        <w:r>
          <w:rPr xmlns:w="http://schemas.openxmlformats.org/wordprocessingml/2006/main">
            <w:rFonts w:asciiTheme="majorHAnsi" w:eastAsia="Calibri" w:hAnsiTheme="majorHAnsi" w:cstheme="majorHAnsi"/>
            <w:b/>
            <w:i/>
            <w:color w:val="000000" w:themeColor="background1" w:themeShade="80"/>
          </w:rPr>
          <w:t>California</w:t>
        </w:r>
      </w:ins>
    </w:p>
    <w:p>
      <w:pPr xmlns:w="http://schemas.openxmlformats.org/wordprocessingml/2006/main">
        <w:pStyle w:val="Plain"/>
        <w:spacing w:after="0"/>
        <w:jc w:val="left"/>
        <w:rPr>
          <w:rFonts w:asciiTheme="majorHAnsi" w:eastAsia="Calibri" w:hAnsiTheme="majorHAnsi" w:cstheme="majorHAnsi"/>
          <w:b/>
          <w:color w:val="0000FF"/>
          <w:szCs w:val="18"/>
        </w:rPr>
      </w:pPr>
      <w:r>
        <w:rPr xmlns:w="http://schemas.openxmlformats.org/wordprocessingml/2006/main">
          <w:rFonts w:asciiTheme="majorHAnsi" w:eastAsia="Calibri" w:hAnsiTheme="majorHAnsi" w:cstheme="majorHAnsi"/>
          <w:b/>
          <w:color w:val="0000FF"/>
          <w:szCs w:val="18"/>
        </w:rPr>
        <w:t>Courts</w:t>
      </w:r>
    </w:p>
    <w:p>
      <w:pPr xmlns:w="http://schemas.openxmlformats.org/wordprocessingml/2006/main">
        <w:widowControl w:val="0"/>
        <w:rPr>
          <w:rFonts w:asciiTheme="majorHAnsi" w:eastAsia="Calibri" w:hAnsiTheme="majorHAnsi" w:cstheme="majorHAnsi"/>
        </w:rPr>
      </w:pPr>
      <w:r>
        <w:rPr xmlns:w="http://schemas.openxmlformats.org/wordprocessingml/2006/main">
          <w:rFonts w:asciiTheme="majorHAnsi" w:eastAsia="Calibri" w:hAnsiTheme="majorHAnsi" w:cstheme="majorHAnsi"/>
          <w:b/>
          <w:i/>
          <w:color w:val="000000" w:themeColor="background1" w:themeShade="80"/>
        </w:rPr>
        <w:t xml:space="preserve">courts located in </w:t>
      </w:r>
      <w:del w:id="23" w:author="Accord Demo" w:date="2026-03-29T03:09:07Z">
        <w:r>
          <w:rPr xmlns:w="http://schemas.openxmlformats.org/wordprocessingml/2006/main">
            <w:rFonts w:asciiTheme="majorHAnsi" w:eastAsia="Calibri" w:hAnsiTheme="majorHAnsi" w:cstheme="majorHAnsi"/>
            <w:b/>
            <w:i/>
            <w:color w:val="000000" w:themeColor="background1" w:themeShade="80"/>
          </w:rPr>
          <w:delText>New Castle</w:delText>
        </w:r>
      </w:del>
      <w:ins w:id="24" w:author="Accord Demo" w:date="2026-03-29T03:09:07Z">
        <w:r>
          <w:rPr xmlns:w="http://schemas.openxmlformats.org/wordprocessingml/2006/main">
            <w:rFonts w:asciiTheme="majorHAnsi" w:eastAsia="Calibri" w:hAnsiTheme="majorHAnsi" w:cstheme="majorHAnsi"/>
            <w:b/>
            <w:i/>
            <w:color w:val="000000" w:themeColor="background1" w:themeShade="80"/>
          </w:rPr>
          <w:t>San Francisco</w:t>
        </w:r>
      </w:ins>
      <w:r>
        <w:rPr xmlns:w="http://schemas.openxmlformats.org/wordprocessingml/2006/main">
          <w:rFonts w:asciiTheme="majorHAnsi" w:eastAsia="Calibri" w:hAnsiTheme="majorHAnsi" w:cstheme="majorHAnsi"/>
          <w:b/>
          <w:i/>
          <w:color w:val="000000" w:themeColor="background1" w:themeShade="80"/>
        </w:rPr>
        <w:t xml:space="preserve"> County, </w:t>
      </w:r>
      <w:del w:id="25" w:author="Accord Demo" w:date="2026-03-29T03:09:07Z">
        <w:r>
          <w:rPr xmlns:w="http://schemas.openxmlformats.org/wordprocessingml/2006/main">
            <w:rFonts w:asciiTheme="majorHAnsi" w:eastAsia="Calibri" w:hAnsiTheme="majorHAnsi" w:cstheme="majorHAnsi"/>
            <w:b/>
            <w:i/>
            <w:color w:val="000000" w:themeColor="background1" w:themeShade="80"/>
          </w:rPr>
          <w:delText>Delaware</w:delText>
        </w:r>
      </w:del>
      <w:ins w:id="26" w:author="Accord Demo" w:date="2026-03-29T03:09:07Z">
        <w:r>
          <w:rPr xmlns:w="http://schemas.openxmlformats.org/wordprocessingml/2006/main">
            <w:rFonts w:asciiTheme="majorHAnsi" w:eastAsia="Calibri" w:hAnsiTheme="majorHAnsi" w:cstheme="majorHAnsi"/>
            <w:b/>
            <w:i/>
            <w:color w:val="000000" w:themeColor="background1" w:themeShade="80"/>
          </w:rPr>
          <w:t>California</w:t>
        </w:r>
      </w:ins>
    </w:p>
    <w:p>
      <w:pPr xmlns:w="http://schemas.openxmlformats.org/wordprocessingml/2006/main">
        <w:tabs>
          <w:tab w:val="center" w:pos="4320"/>
          <w:tab w:val="right" w:pos="8640"/>
        </w:tabs>
        <w:jc w:val="center"/>
        <w:rPr>
          <w:del w:id="27" w:author="Accord Demo" w:date="2026-03-29T03:09:07Z"/>
          <w:rFonts w:asciiTheme="majorHAnsi" w:eastAsia="Calibri" w:hAnsiTheme="majorHAnsi" w:cstheme="majorHAnsi"/>
          <w:b/>
          <w:sz w:val="18"/>
          <w:szCs w:val="18"/>
        </w:rPr>
      </w:pPr>
    </w:p>
    <w:p>
      <w:pPr xmlns:w="http://schemas.openxmlformats.org/wordprocessingml/2006/main">
        <w:tabs>
          <w:tab w:val="center" w:pos="4320"/>
          <w:tab w:val="right" w:pos="8640"/>
        </w:tabs>
        <w:jc w:val="center"/>
        <w:rPr>
          <w:ins w:id="28" w:author="Accord Demo" w:date="2026-03-29T03:09:07Z"/>
          <w:rFonts w:asciiTheme="majorHAnsi" w:eastAsia="Calibri" w:hAnsiTheme="majorHAnsi" w:cstheme="majorHAnsi"/>
          <w:b/>
          <w:sz w:val="18"/>
          <w:szCs w:val="18"/>
        </w:rPr>
        <w:pPrChange w:id="29" w:author="Accord Demo" w:date="2026-03-29T03:09:07Z">
          <w:pPr>
            <w:tabs>
              <w:tab w:val="center" w:pos="4320"/>
              <w:tab w:val="right" w:pos="8640"/>
            </w:tabs>
            <w:jc w:val="center"/>
          </w:pPr>
        </w:pPrChange>
      </w:pPr>
    </w:p>
    <w:p>
      <w:pPr xmlns:w="http://schemas.openxmlformats.org/wordprocessingml/2006/main">
        <w:pStyle w:val="Plain"/>
        <w:spacing w:after="0"/>
        <w:jc w:val="center"/>
        <w:rPr>
          <w:rFonts w:asciiTheme="majorHAnsi" w:hAnsiTheme="majorHAnsi" w:cstheme="majorHAnsi"/>
          <w:b/>
          <w:color w:val="FFFFFF" w:themeColor="background1"/>
          <w:szCs w:val="18"/>
        </w:rPr>
      </w:pPr>
      <w:r>
        <w:rPr xmlns:w="http://schemas.openxmlformats.org/wordprocessingml/2006/main">
          <w:rFonts w:asciiTheme="majorHAnsi" w:eastAsia="Calibri" w:hAnsiTheme="majorHAnsi" w:cstheme="majorHAnsi"/>
          <w:b/>
          <w:color w:val="FFFFFF" w:themeColor="background1"/>
          <w:szCs w:val="18"/>
        </w:rPr>
        <w:t>Additional Terms</w:t>
      </w:r>
    </w:p>
    <w:p>
      <w:pPr xmlns:w="http://schemas.openxmlformats.org/wordprocessingml/2006/main">
        <w:pStyle w:val="Plain"/>
        <w:spacing w:after="0"/>
        <w:jc w:val="left"/>
        <w:rPr>
          <w:rFonts w:asciiTheme="majorHAnsi" w:hAnsiTheme="majorHAnsi" w:cstheme="majorHAnsi"/>
          <w:b/>
          <w:szCs w:val="18"/>
        </w:rPr>
      </w:pPr>
      <w:r>
        <w:rPr xmlns:w="http://schemas.openxmlformats.org/wordprocessingml/2006/main">
          <w:rFonts w:ascii="Calibri" w:eastAsia="Calibri" w:hAnsi="Calibri" w:cs="Calibri"/>
          <w:szCs w:val="18"/>
        </w:rPr>
        <w:t>The following additions to or modifications of the Bonterms Mutual NDA are agreed by the parties and control in the event of any conflicts:</w:t>
      </w:r>
    </w:p>
    <w:p>
      <w:pPr xmlns:w="http://schemas.openxmlformats.org/wordprocessingml/2006/main">
        <w:pStyle w:val="Plain"/>
        <w:spacing w:after="0"/>
        <w:jc w:val="left"/>
        <w:rPr>
          <w:rFonts w:asciiTheme="majorHAnsi" w:eastAsia="Calibri" w:hAnsiTheme="majorHAnsi" w:cstheme="majorHAnsi"/>
          <w:b/>
          <w:szCs w:val="18"/>
        </w:rPr>
      </w:pPr>
    </w:p>
    <w:p>
      <w:pPr xmlns:w="http://schemas.openxmlformats.org/wordprocessingml/2006/main">
        <w:pStyle w:val="Plain"/>
        <w:spacing w:after="0"/>
        <w:jc w:val="left"/>
        <w:rPr>
          <w:rFonts w:asciiTheme="majorHAnsi" w:hAnsiTheme="majorHAnsi" w:cstheme="majorHAnsi"/>
          <w:b/>
          <w:szCs w:val="18"/>
        </w:rPr>
      </w:pPr>
    </w:p>
    <w:p>
      <w:pPr xmlns:w="http://schemas.openxmlformats.org/wordprocessingml/2006/main">
        <w:tabs>
          <w:tab w:val="center" w:pos="4320"/>
          <w:tab w:val="right" w:pos="8640"/>
        </w:tabs>
        <w:jc w:val="center"/>
        <w:rPr>
          <w:rFonts w:asciiTheme="majorHAnsi" w:eastAsia="Calibri" w:hAnsiTheme="majorHAnsi" w:cstheme="majorHAnsi"/>
          <w:b/>
          <w:sz w:val="18"/>
          <w:szCs w:val="18"/>
        </w:rPr>
      </w:pPr>
    </w:p>
    <w:p>
      <w:pPr xmlns:w="http://schemas.openxmlformats.org/wordprocessingml/2006/main">
        <w:pStyle w:val="Plain"/>
        <w:spacing w:after="0"/>
        <w:jc w:val="center"/>
        <w:rPr>
          <w:rFonts w:asciiTheme="majorHAnsi" w:hAnsiTheme="majorHAnsi" w:cstheme="majorHAnsi"/>
          <w:b/>
          <w:color w:val="FFFFFF" w:themeColor="background1"/>
          <w:szCs w:val="18"/>
        </w:rPr>
      </w:pPr>
      <w:r>
        <w:rPr xmlns:w="http://schemas.openxmlformats.org/wordprocessingml/2006/main">
          <w:rFonts w:asciiTheme="majorHAnsi" w:eastAsia="Calibri" w:hAnsiTheme="majorHAnsi" w:cstheme="majorHAnsi"/>
          <w:b/>
          <w:color w:val="FFFFFF" w:themeColor="background1"/>
          <w:szCs w:val="18"/>
        </w:rPr>
        <w:t>Signatures</w:t>
      </w:r>
    </w:p>
    <w:p>
      <w:pPr xmlns:w="http://schemas.openxmlformats.org/wordprocessingml/2006/main">
        <w:pStyle w:val="Plain"/>
        <w:spacing w:after="0"/>
        <w:jc w:val="left"/>
        <w:rPr>
          <w:rFonts w:asciiTheme="majorHAnsi" w:hAnsiTheme="majorHAnsi" w:cstheme="majorHAnsi"/>
          <w:b/>
          <w:szCs w:val="18"/>
        </w:rPr>
      </w:pPr>
      <w:r>
        <w:rPr xmlns:w="http://schemas.openxmlformats.org/wordprocessingml/2006/main">
          <w:rFonts w:ascii="Calibri" w:eastAsia="Calibri" w:hAnsi="Calibri" w:cs="Calibri"/>
          <w:szCs w:val="18"/>
        </w:rPr>
        <w:t xml:space="preserve">Agreed to as of the Effective Date by each party’s authorized representative: </w:t>
      </w:r>
    </w:p>
    <w:p>
      <w:pPr xmlns:w="http://schemas.openxmlformats.org/wordprocessingml/2006/main">
        <w:tabs>
          <w:tab w:val="center" w:pos="4320"/>
          <w:tab w:val="right" w:pos="8640"/>
        </w:tabs>
        <w:rPr>
          <w:del w:id="30" w:author="Accord Demo" w:date="2026-03-29T03:09:07Z"/>
          <w:rFonts w:asciiTheme="majorHAnsi" w:eastAsia="Calibri" w:hAnsiTheme="majorHAnsi" w:cstheme="majorHAnsi"/>
          <w:sz w:val="18"/>
          <w:szCs w:val="18"/>
        </w:rPr>
      </w:pPr>
      <w:del w:id="31" w:author="Accord Demo" w:date="2026-03-29T03:09:07Z">
        <w:r>
          <w:tab/>
          <w:tab/>
        </w:r>
        <w:r>
          <w:rPr xmlns:w="http://schemas.openxmlformats.org/wordprocessingml/2006/main">
            <w:rFonts w:asciiTheme="majorHAnsi" w:eastAsia="Calibri" w:hAnsiTheme="majorHAnsi" w:cstheme="majorHAnsi"/>
            <w:b/>
            <w:bCs/>
            <w:sz w:val="18"/>
            <w:szCs w:val="18"/>
            <w:color w:val="000000"/>
          </w:rPr>
          <w:delText>Party Name: Acme Corp</w:delText>
        </w:r>
      </w:del>
    </w:p>
    <w:p>
      <w:pPr xmlns:w="http://schemas.openxmlformats.org/wordprocessingml/2006/main">
        <w:tabs>
          <w:tab w:val="center" w:pos="4320"/>
          <w:tab w:val="right" w:pos="8640"/>
        </w:tabs>
        <w:rPr>
          <w:del w:id="32" w:author="Accord Demo" w:date="2026-03-29T03:09:07Z"/>
          <w:rFonts w:asciiTheme="majorHAnsi" w:eastAsia="Calibri" w:hAnsiTheme="majorHAnsi" w:cstheme="majorHAnsi"/>
          <w:sz w:val="18"/>
          <w:szCs w:val="18"/>
        </w:rPr>
      </w:pPr>
    </w:p>
    <w:p>
      <w:pPr xmlns:w="http://schemas.openxmlformats.org/wordprocessingml/2006/main">
        <w:tabs>
          <w:tab w:val="center" w:pos="4320"/>
          <w:tab w:val="right" w:pos="8640"/>
        </w:tabs>
        <w:rPr>
          <w:ins w:id="33" w:author="Accord Demo" w:date="2026-03-29T03:09:07Z"/>
          <w:rFonts w:asciiTheme="majorHAnsi" w:eastAsia="Calibri" w:hAnsiTheme="majorHAnsi" w:cstheme="majorHAnsi"/>
          <w:sz w:val="18"/>
          <w:szCs w:val="18"/>
        </w:rPr>
        <w:pPrChange w:id="35" w:author="Accord Demo" w:date="2026-03-29T03:09:07Z">
          <w:pPr>
            <w:tabs>
              <w:tab w:val="center" w:pos="4320"/>
              <w:tab w:val="right" w:pos="8640"/>
            </w:tabs>
          </w:pPr>
        </w:pPrChange>
      </w:pPr>
      <w:ins w:id="34" w:author="Accord Demo" w:date="2026-03-29T03:09:07Z">
        <w:r>
          <w:tab/>
          <w:tab/>
        </w:r>
        <w:r>
          <w:rPr xmlns:w="http://schemas.openxmlformats.org/wordprocessingml/2006/main">
            <w:rFonts w:asciiTheme="majorHAnsi" w:eastAsia="Calibri" w:hAnsiTheme="majorHAnsi" w:cstheme="majorHAnsi"/>
            <w:b/>
            <w:bCs/>
            <w:sz w:val="18"/>
            <w:szCs w:val="18"/>
            <w:color w:val="000000"/>
          </w:rPr>
          <w:t>Party Name: Meridian Ventures LLC</w:t>
        </w:r>
      </w:ins>
    </w:p>
    <w:p>
      <w:pPr xmlns:w="http://schemas.openxmlformats.org/wordprocessingml/2006/main">
        <w:tabs>
          <w:tab w:val="center" w:pos="4320"/>
          <w:tab w:val="right" w:pos="8640"/>
        </w:tabs>
        <w:rPr>
          <w:ins w:id="36" w:author="Accord Demo" w:date="2026-03-29T03:09:07Z"/>
          <w:rFonts w:asciiTheme="majorHAnsi" w:eastAsia="Calibri" w:hAnsiTheme="majorHAnsi" w:cstheme="majorHAnsi"/>
          <w:sz w:val="18"/>
          <w:szCs w:val="18"/>
        </w:rPr>
        <w:pPrChange w:id="37" w:author="Accord Demo" w:date="2026-03-29T03:09:07Z">
          <w:pPr>
            <w:tabs>
              <w:tab w:val="center" w:pos="4320"/>
              <w:tab w:val="right" w:pos="8640"/>
            </w:tabs>
          </w:pPr>
        </w:pPrChange>
      </w:pP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 xml:space="preserve">Signature: </w:t>
      </w: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Name and Title:</w:t>
      </w: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 xml:space="preserve">Company: </w:t>
      </w: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 xml:space="preserve">Notice Address </w:t>
      </w:r>
      <w:r>
        <w:rPr xmlns:w="http://schemas.openxmlformats.org/wordprocessingml/2006/main">
          <w:rFonts w:asciiTheme="majorHAnsi" w:eastAsia="Calibri" w:hAnsiTheme="majorHAnsi" w:cstheme="majorHAnsi"/>
          <w:i/>
          <w:sz w:val="18"/>
          <w:szCs w:val="18"/>
        </w:rPr>
        <w:t>(choose one or both)</w:t>
      </w:r>
      <w:r>
        <w:rPr xmlns:w="http://schemas.openxmlformats.org/wordprocessingml/2006/main">
          <w:rFonts w:asciiTheme="majorHAnsi" w:eastAsia="Calibri" w:hAnsiTheme="majorHAnsi" w:cstheme="majorHAnsi"/>
          <w:sz w:val="18"/>
          <w:szCs w:val="18"/>
        </w:rPr>
        <w:t>:</w:t>
      </w: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r>
        <w:tab/>
        <w:tab/>
      </w:r>
      <w:r>
        <w:rPr xmlns:w="http://schemas.openxmlformats.org/wordprocessingml/2006/main">
          <w:rFonts w:ascii="MS Gothic" w:eastAsia="MS Gothic" w:hAnsi="MS Gothic" w:cs="Segoe UI Symbol" w:hint="eastAsia"/>
          <w:sz w:val="18"/>
          <w:szCs w:val="18"/>
        </w:rPr>
        <w:t>☐</w:t>
      </w:r>
      <w:r>
        <w:rPr xmlns:w="http://schemas.openxmlformats.org/wordprocessingml/2006/main">
          <w:rFonts w:asciiTheme="majorHAnsi" w:eastAsia="Calibri" w:hAnsiTheme="majorHAnsi" w:cstheme="majorHAnsi"/>
          <w:sz w:val="18"/>
          <w:szCs w:val="18"/>
        </w:rPr>
        <w:t xml:space="preserve"> Email:</w:t>
      </w: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r>
        <w:tab/>
        <w:tab/>
      </w:r>
      <w:r>
        <w:rPr xmlns:w="http://schemas.openxmlformats.org/wordprocessingml/2006/main">
          <w:rFonts w:ascii="MS Gothic" w:eastAsia="MS Gothic" w:hAnsi="MS Gothic" w:cs="Segoe UI Symbol" w:hint="eastAsia"/>
          <w:sz w:val="18"/>
          <w:szCs w:val="18"/>
        </w:rPr>
        <w:t>☐</w:t>
      </w:r>
      <w:r>
        <w:rPr xmlns:w="http://schemas.openxmlformats.org/wordprocessingml/2006/main">
          <w:rFonts w:asciiTheme="majorHAnsi" w:eastAsia="Calibri" w:hAnsiTheme="majorHAnsi" w:cstheme="majorHAnsi"/>
          <w:sz w:val="18"/>
          <w:szCs w:val="18"/>
        </w:rPr>
        <w:t xml:space="preserve"> Postal mail:</w:t>
      </w:r>
    </w:p>
    <w:p>
      <w:pPr xmlns:w="http://schemas.openxmlformats.org/wordprocessingml/2006/main">
        <w:tabs>
          <w:tab w:val="center" w:pos="4320"/>
          <w:tab w:val="right" w:pos="8640"/>
        </w:tabs>
        <w:contextualSpacing/>
        <w:rPr>
          <w:rFonts w:asciiTheme="majorHAnsi" w:eastAsia="Calibri" w:hAnsiTheme="majorHAnsi" w:cstheme="majorHAnsi"/>
          <w:sz w:val="18"/>
          <w:szCs w:val="18"/>
        </w:rPr>
      </w:pPr>
    </w:p>
    <w:p>
      <w:pPr xmlns:w="http://schemas.openxmlformats.org/wordprocessingml/2006/main">
        <w:widowControl w:val="0"/>
        <w:contextualSpacing/>
        <w:jc w:val="both"/>
        <w:rPr>
          <w:rFonts w:asciiTheme="majorHAnsi" w:eastAsia="Calibri" w:hAnsiTheme="majorHAnsi" w:cstheme="majorHAnsi"/>
          <w:sz w:val="18"/>
          <w:szCs w:val="18"/>
        </w:rPr>
      </w:pPr>
      <w:r>
        <w:rPr xmlns:w="http://schemas.openxmlformats.org/wordprocessingml/2006/main">
          <w:rFonts w:asciiTheme="majorHAnsi" w:eastAsia="Calibri" w:hAnsiTheme="majorHAnsi" w:cstheme="majorHAnsi"/>
          <w:sz w:val="18"/>
          <w:szCs w:val="18"/>
        </w:rPr>
        <w:t xml:space="preserve">Date: </w:t>
      </w:r>
    </w:p>
    <w:p>
      <w:pPr xmlns:w="http://schemas.openxmlformats.org/wordprocessingml/2006/main">
        <w:pStyle w:val="Plain"/>
        <w:spacing w:after="0"/>
        <w:rPr>
          <w:rFonts w:asciiTheme="majorHAnsi" w:hAnsiTheme="majorHAnsi" w:cstheme="majorHAnsi"/>
          <w:szCs w:val="18"/>
        </w:rPr>
      </w:pPr>
    </w:p>
    <w:p>
      <w:pPr xmlns:w="http://schemas.openxmlformats.org/wordprocessingml/2006/main">
        <w:tabs>
          <w:tab w:val="center" w:pos="4320"/>
          <w:tab w:val="right" w:pos="8640"/>
        </w:tabs>
        <w:rPr>
          <w:del w:id="38" w:author="Accord Demo" w:date="2026-03-29T03:09:07Z"/>
          <w:rFonts w:asciiTheme="majorHAnsi" w:eastAsia="Calibri" w:hAnsiTheme="majorHAnsi" w:cstheme="majorHAnsi"/>
          <w:sz w:val="18"/>
          <w:szCs w:val="18"/>
        </w:rPr>
      </w:pPr>
      <w:del w:id="39" w:author="Accord Demo" w:date="2026-03-29T03:09:07Z">
        <w:r>
          <w:tab/>
          <w:tab/>
        </w:r>
        <w:r>
          <w:rPr xmlns:w="http://schemas.openxmlformats.org/wordprocessingml/2006/main">
            <w:rFonts w:asciiTheme="majorHAnsi" w:eastAsia="Calibri" w:hAnsiTheme="majorHAnsi" w:cstheme="majorHAnsi"/>
            <w:b/>
            <w:bCs/>
            <w:sz w:val="18"/>
            <w:szCs w:val="18"/>
            <w:color w:val="000000"/>
          </w:rPr>
          <w:delText>Party Name: Globex Industries</w:delText>
        </w:r>
      </w:del>
    </w:p>
    <w:p>
      <w:pPr xmlns:w="http://schemas.openxmlformats.org/wordprocessingml/2006/main">
        <w:tabs>
          <w:tab w:val="center" w:pos="4320"/>
          <w:tab w:val="right" w:pos="8640"/>
        </w:tabs>
        <w:rPr>
          <w:del w:id="40" w:author="Accord Demo" w:date="2026-03-29T03:09:07Z"/>
          <w:rFonts w:asciiTheme="majorHAnsi" w:eastAsia="Calibri" w:hAnsiTheme="majorHAnsi" w:cstheme="majorHAnsi"/>
          <w:sz w:val="18"/>
          <w:szCs w:val="18"/>
        </w:rPr>
      </w:pPr>
    </w:p>
    <w:p>
      <w:pPr xmlns:w="http://schemas.openxmlformats.org/wordprocessingml/2006/main">
        <w:tabs>
          <w:tab w:val="center" w:pos="4320"/>
          <w:tab w:val="right" w:pos="8640"/>
        </w:tabs>
        <w:rPr>
          <w:ins w:id="41" w:author="Accord Demo" w:date="2026-03-29T03:09:07Z"/>
          <w:rFonts w:asciiTheme="majorHAnsi" w:eastAsia="Calibri" w:hAnsiTheme="majorHAnsi" w:cstheme="majorHAnsi"/>
          <w:sz w:val="18"/>
          <w:szCs w:val="18"/>
        </w:rPr>
        <w:pPrChange w:id="43" w:author="Accord Demo" w:date="2026-03-29T03:09:07Z">
          <w:pPr>
            <w:tabs>
              <w:tab w:val="center" w:pos="4320"/>
              <w:tab w:val="right" w:pos="8640"/>
            </w:tabs>
          </w:pPr>
        </w:pPrChange>
      </w:pPr>
      <w:ins w:id="42" w:author="Accord Demo" w:date="2026-03-29T03:09:07Z">
        <w:r>
          <w:tab/>
          <w:tab/>
        </w:r>
        <w:r>
          <w:rPr xmlns:w="http://schemas.openxmlformats.org/wordprocessingml/2006/main">
            <w:rFonts w:asciiTheme="majorHAnsi" w:eastAsia="Calibri" w:hAnsiTheme="majorHAnsi" w:cstheme="majorHAnsi"/>
            <w:b/>
            <w:bCs/>
            <w:sz w:val="18"/>
            <w:szCs w:val="18"/>
            <w:color w:val="000000"/>
          </w:rPr>
          <w:t>Party Name: Atlas Biotech Inc.</w:t>
        </w:r>
      </w:ins>
    </w:p>
    <w:p>
      <w:pPr xmlns:w="http://schemas.openxmlformats.org/wordprocessingml/2006/main">
        <w:tabs>
          <w:tab w:val="center" w:pos="4320"/>
          <w:tab w:val="right" w:pos="8640"/>
        </w:tabs>
        <w:rPr>
          <w:ins w:id="44" w:author="Accord Demo" w:date="2026-03-29T03:09:07Z"/>
          <w:rFonts w:asciiTheme="majorHAnsi" w:eastAsia="Calibri" w:hAnsiTheme="majorHAnsi" w:cstheme="majorHAnsi"/>
          <w:sz w:val="18"/>
          <w:szCs w:val="18"/>
        </w:rPr>
        <w:pPrChange w:id="45" w:author="Accord Demo" w:date="2026-03-29T03:09:07Z">
          <w:pPr>
            <w:tabs>
              <w:tab w:val="center" w:pos="4320"/>
              <w:tab w:val="right" w:pos="8640"/>
            </w:tabs>
          </w:pPr>
        </w:pPrChange>
      </w:pPr>
    </w:p>
    <w:p>
      <w:pPr xmlns:w="http://schemas.openxmlformats.org/wordprocessingml/2006/main">
        <w:tabs>
          <w:tab w:val="center" w:pos="4320"/>
          <w:tab w:val="right" w:pos="8640"/>
        </w:tabs>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 xml:space="preserve">Signature: </w:t>
      </w:r>
    </w:p>
    <w:p>
      <w:pPr xmlns:w="http://schemas.openxmlformats.org/wordprocessingml/2006/main">
        <w:tabs>
          <w:tab w:val="center" w:pos="4320"/>
          <w:tab w:val="right" w:pos="8640"/>
        </w:tabs>
        <w:rPr>
          <w:rFonts w:asciiTheme="majorHAnsi" w:eastAsia="Calibri" w:hAnsiTheme="majorHAnsi" w:cstheme="majorHAnsi"/>
          <w:sz w:val="18"/>
          <w:szCs w:val="18"/>
        </w:rPr>
      </w:pPr>
    </w:p>
    <w:p>
      <w:pPr xmlns:w="http://schemas.openxmlformats.org/wordprocessingml/2006/main">
        <w:tabs>
          <w:tab w:val="center" w:pos="4320"/>
          <w:tab w:val="right" w:pos="8640"/>
        </w:tabs>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Name and Title:</w:t>
      </w:r>
    </w:p>
    <w:p>
      <w:pPr xmlns:w="http://schemas.openxmlformats.org/wordprocessingml/2006/main">
        <w:tabs>
          <w:tab w:val="center" w:pos="4320"/>
          <w:tab w:val="right" w:pos="8640"/>
        </w:tabs>
        <w:rPr>
          <w:rFonts w:asciiTheme="majorHAnsi" w:eastAsia="Calibri" w:hAnsiTheme="majorHAnsi" w:cstheme="majorHAnsi"/>
          <w:sz w:val="18"/>
          <w:szCs w:val="18"/>
        </w:rPr>
      </w:pPr>
    </w:p>
    <w:p>
      <w:pPr xmlns:w="http://schemas.openxmlformats.org/wordprocessingml/2006/main">
        <w:tabs>
          <w:tab w:val="center" w:pos="4320"/>
          <w:tab w:val="right" w:pos="8640"/>
        </w:tabs>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 xml:space="preserve">Company: </w:t>
      </w:r>
    </w:p>
    <w:p>
      <w:pPr xmlns:w="http://schemas.openxmlformats.org/wordprocessingml/2006/main">
        <w:tabs>
          <w:tab w:val="center" w:pos="4320"/>
          <w:tab w:val="right" w:pos="8640"/>
        </w:tabs>
        <w:rPr>
          <w:rFonts w:asciiTheme="majorHAnsi" w:eastAsia="Calibri" w:hAnsiTheme="majorHAnsi" w:cstheme="majorHAnsi"/>
          <w:sz w:val="18"/>
          <w:szCs w:val="18"/>
        </w:rPr>
      </w:pPr>
    </w:p>
    <w:p>
      <w:pPr xmlns:w="http://schemas.openxmlformats.org/wordprocessingml/2006/main">
        <w:tabs>
          <w:tab w:val="center" w:pos="4320"/>
          <w:tab w:val="right" w:pos="8640"/>
        </w:tabs>
        <w:rPr>
          <w:rFonts w:asciiTheme="majorHAnsi" w:eastAsia="Calibri" w:hAnsiTheme="majorHAnsi" w:cstheme="majorHAnsi"/>
          <w:sz w:val="18"/>
          <w:szCs w:val="18"/>
        </w:rPr>
      </w:pPr>
      <w:r>
        <w:tab/>
        <w:tab/>
      </w:r>
      <w:r>
        <w:rPr xmlns:w="http://schemas.openxmlformats.org/wordprocessingml/2006/main">
          <w:rFonts w:asciiTheme="majorHAnsi" w:eastAsia="Calibri" w:hAnsiTheme="majorHAnsi" w:cstheme="majorHAnsi"/>
          <w:sz w:val="18"/>
          <w:szCs w:val="18"/>
        </w:rPr>
        <w:t xml:space="preserve">Notice Address </w:t>
      </w:r>
      <w:r>
        <w:rPr xmlns:w="http://schemas.openxmlformats.org/wordprocessingml/2006/main">
          <w:rFonts w:asciiTheme="majorHAnsi" w:eastAsia="Calibri" w:hAnsiTheme="majorHAnsi" w:cstheme="majorHAnsi"/>
          <w:i/>
          <w:sz w:val="18"/>
          <w:szCs w:val="18"/>
        </w:rPr>
        <w:t>(choose one or both)</w:t>
      </w:r>
      <w:r>
        <w:rPr xmlns:w="http://schemas.openxmlformats.org/wordprocessingml/2006/main">
          <w:rFonts w:asciiTheme="majorHAnsi" w:eastAsia="Calibri" w:hAnsiTheme="majorHAnsi" w:cstheme="majorHAnsi"/>
          <w:sz w:val="18"/>
          <w:szCs w:val="18"/>
        </w:rPr>
        <w:t>:</w:t>
      </w:r>
    </w:p>
    <w:p>
      <w:pPr xmlns:w="http://schemas.openxmlformats.org/wordprocessingml/2006/main">
        <w:tabs>
          <w:tab w:val="center" w:pos="4320"/>
          <w:tab w:val="right" w:pos="8640"/>
        </w:tabs>
        <w:rPr>
          <w:rFonts w:asciiTheme="majorHAnsi" w:eastAsia="Calibri" w:hAnsiTheme="majorHAnsi" w:cstheme="majorHAnsi"/>
          <w:sz w:val="18"/>
          <w:szCs w:val="18"/>
        </w:rPr>
      </w:pPr>
      <w:r>
        <w:tab/>
        <w:tab/>
      </w:r>
      <w:r>
        <w:rPr xmlns:w="http://schemas.openxmlformats.org/wordprocessingml/2006/main">
          <w:rFonts w:ascii="MS Gothic" w:eastAsia="MS Gothic" w:hAnsi="MS Gothic" w:cs="Segoe UI Symbol" w:hint="eastAsia"/>
          <w:sz w:val="18"/>
          <w:szCs w:val="18"/>
        </w:rPr>
        <w:t>☐</w:t>
      </w:r>
      <w:r>
        <w:rPr xmlns:w="http://schemas.openxmlformats.org/wordprocessingml/2006/main">
          <w:rFonts w:asciiTheme="majorHAnsi" w:eastAsia="Calibri" w:hAnsiTheme="majorHAnsi" w:cstheme="majorHAnsi"/>
          <w:sz w:val="18"/>
          <w:szCs w:val="18"/>
        </w:rPr>
        <w:t xml:space="preserve"> Email:</w:t>
      </w:r>
    </w:p>
    <w:p>
      <w:pPr xmlns:w="http://schemas.openxmlformats.org/wordprocessingml/2006/main">
        <w:tabs>
          <w:tab w:val="center" w:pos="4320"/>
          <w:tab w:val="right" w:pos="8640"/>
        </w:tabs>
        <w:rPr>
          <w:rFonts w:asciiTheme="majorHAnsi" w:eastAsia="Calibri" w:hAnsiTheme="majorHAnsi" w:cstheme="majorHAnsi"/>
          <w:sz w:val="18"/>
          <w:szCs w:val="18"/>
        </w:rPr>
      </w:pPr>
      <w:r>
        <w:tab/>
        <w:tab/>
      </w:r>
      <w:r>
        <w:rPr xmlns:w="http://schemas.openxmlformats.org/wordprocessingml/2006/main">
          <w:rFonts w:ascii="MS Gothic" w:eastAsia="MS Gothic" w:hAnsi="MS Gothic" w:cs="Segoe UI Symbol" w:hint="eastAsia"/>
          <w:sz w:val="18"/>
          <w:szCs w:val="18"/>
        </w:rPr>
        <w:t>☐</w:t>
      </w:r>
      <w:r>
        <w:rPr xmlns:w="http://schemas.openxmlformats.org/wordprocessingml/2006/main">
          <w:rFonts w:asciiTheme="majorHAnsi" w:eastAsia="Calibri" w:hAnsiTheme="majorHAnsi" w:cstheme="majorHAnsi"/>
          <w:sz w:val="18"/>
          <w:szCs w:val="18"/>
        </w:rPr>
        <w:t xml:space="preserve"> Postal mail:</w:t>
      </w:r>
    </w:p>
    <w:p>
      <w:pPr xmlns:w="http://schemas.openxmlformats.org/wordprocessingml/2006/main">
        <w:tabs>
          <w:tab w:val="center" w:pos="4320"/>
          <w:tab w:val="right" w:pos="8640"/>
        </w:tabs>
        <w:rPr>
          <w:rFonts w:asciiTheme="majorHAnsi" w:eastAsia="Calibri" w:hAnsiTheme="majorHAnsi" w:cstheme="majorHAnsi"/>
          <w:sz w:val="18"/>
          <w:szCs w:val="18"/>
        </w:rPr>
      </w:pPr>
    </w:p>
    <w:p>
      <w:pPr xmlns:w="http://schemas.openxmlformats.org/wordprocessingml/2006/main">
        <w:widowControl w:val="0"/>
        <w:jc w:val="both"/>
        <w:rPr>
          <w:rFonts w:asciiTheme="majorHAnsi" w:eastAsia="Calibri" w:hAnsiTheme="majorHAnsi" w:cstheme="majorHAnsi"/>
          <w:sz w:val="18"/>
          <w:szCs w:val="18"/>
        </w:rPr>
      </w:pPr>
      <w:r>
        <w:rPr xmlns:w="http://schemas.openxmlformats.org/wordprocessingml/2006/main">
          <w:rFonts w:asciiTheme="majorHAnsi" w:eastAsia="Calibri" w:hAnsiTheme="majorHAnsi" w:cstheme="majorHAnsi"/>
          <w:sz w:val="18"/>
          <w:szCs w:val="18"/>
        </w:rPr>
        <w:t xml:space="preserve">Date: </w:t>
      </w:r>
    </w:p>
    <w:p>
      <w:pPr xmlns:w="http://schemas.openxmlformats.org/wordprocessingml/2006/main">
        <w:pStyle w:val="Plain"/>
        <w:spacing w:after="0"/>
        <w:rPr>
          <w:rFonts w:asciiTheme="majorHAnsi" w:hAnsiTheme="majorHAnsi" w:cstheme="majorHAnsi"/>
          <w:szCs w:val="18"/>
        </w:rPr>
      </w:pPr>
    </w:p>
    <w:p>
      <w:pPr xmlns:w="http://schemas.openxmlformats.org/wordprocessingml/2006/main">
        <w:tabs>
          <w:tab w:val="center" w:pos="4320"/>
          <w:tab w:val="right" w:pos="8640"/>
        </w:tabs>
        <w:rPr>
          <w:rFonts w:asciiTheme="majorHAnsi" w:eastAsia="Calibri" w:hAnsiTheme="majorHAnsi" w:cstheme="majorHAnsi"/>
          <w:b/>
          <w:sz w:val="18"/>
          <w:szCs w:val="18"/>
        </w:rPr>
      </w:pPr>
    </w:p>
    <w:p>
      <w:pPr xmlns:w="http://schemas.openxmlformats.org/wordprocessingml/2006/main">
        <w:rPr>
          <w:rFonts w:asciiTheme="majorHAnsi" w:eastAsia="Calibri" w:hAnsiTheme="majorHAnsi" w:cstheme="majorHAnsi"/>
          <w:sz w:val="18"/>
          <w:szCs w:val="18"/>
        </w:rPr>
      </w:pPr>
    </w:p>
    <w:p>
      <w:pPr xmlns:w="http://schemas.openxmlformats.org/wordprocessingml/2006/main">
        <w:rPr>
          <w:rFonts w:asciiTheme="majorHAnsi" w:eastAsia="Calibri" w:hAnsiTheme="majorHAnsi" w:cstheme="majorHAnsi"/>
          <w:sz w:val="18"/>
          <w:szCs w:val="18"/>
        </w:rPr>
      </w:pPr>
    </w:p>
    <w:p>
      <w:pPr xmlns:w="http://schemas.openxmlformats.org/wordprocessingml/2006/main">
        <w:rPr>
          <w:rFonts w:asciiTheme="majorHAnsi" w:eastAsia="Calibri" w:hAnsiTheme="majorHAnsi" w:cstheme="majorHAnsi"/>
          <w:b/>
          <w:sz w:val="18"/>
          <w:szCs w:val="18"/>
        </w:rPr>
      </w:pPr>
    </w:p>
    <w:p>
      <w:pPr xmlns:w="http://schemas.openxmlformats.org/wordprocessingml/2006/main">
        <w:jc w:val="center"/>
        <w:rPr>
          <w:rFonts w:asciiTheme="majorHAnsi" w:eastAsia="Calibri" w:hAnsiTheme="majorHAnsi" w:cstheme="majorHAnsi"/>
          <w:sz w:val="18"/>
          <w:szCs w:val="18"/>
        </w:r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F505C" w14:textId="77777777" w:rsidR="00015491" w:rsidRDefault="00015491">
      <w:r>
        <w:separator/>
      </w:r>
    </w:p>
  </w:endnote>
  <w:endnote w:type="continuationSeparator" w:id="0">
    <w:p w14:paraId="3FA34DCD" w14:textId="77777777" w:rsidR="00015491" w:rsidRDefault="00015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4270A" w14:textId="77777777" w:rsidR="00015491" w:rsidRDefault="00015491">
      <w:r>
        <w:separator/>
      </w:r>
    </w:p>
  </w:footnote>
  <w:footnote w:type="continuationSeparator" w:id="0">
    <w:p w14:paraId="4205E88D" w14:textId="77777777" w:rsidR="00015491" w:rsidRDefault="00015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FE614" w14:textId="77777777" w:rsidR="0095052D" w:rsidRDefault="0095052D" w:rsidP="0095052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B5A"/>
    <w:multiLevelType w:val="multilevel"/>
    <w:tmpl w:val="FF9C95E4"/>
    <w:lvl w:ilvl="0">
      <w:start w:val="1"/>
      <w:numFmt w:val="lowerLetter"/>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696ECE"/>
    <w:multiLevelType w:val="multilevel"/>
    <w:tmpl w:val="2CCC18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065D45"/>
    <w:multiLevelType w:val="multilevel"/>
    <w:tmpl w:val="CBA02E1A"/>
    <w:lvl w:ilvl="0">
      <w:start w:val="1"/>
      <w:numFmt w:val="decimal"/>
      <w:lvlText w:val="%1."/>
      <w:lvlJc w:val="left"/>
      <w:pPr>
        <w:ind w:left="0" w:firstLine="0"/>
      </w:pPr>
      <w:rPr>
        <w:rFonts w:ascii="Calibri" w:eastAsia="Calibri" w:hAnsi="Calibri" w:cs="Calibri"/>
        <w:b/>
      </w:rPr>
    </w:lvl>
    <w:lvl w:ilvl="1">
      <w:start w:val="1"/>
      <w:numFmt w:val="decimal"/>
      <w:lvlText w:val="%1.%2."/>
      <w:lvlJc w:val="left"/>
      <w:pPr>
        <w:ind w:left="0" w:firstLine="0"/>
      </w:pPr>
      <w:rPr>
        <w:b/>
      </w:rPr>
    </w:lvl>
    <w:lvl w:ilvl="2">
      <w:start w:val="1"/>
      <w:numFmt w:val="lowerLetter"/>
      <w:lvlText w:val="%3)"/>
      <w:lvlJc w:val="left"/>
      <w:pPr>
        <w:ind w:left="720"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3" w15:restartNumberingAfterBreak="0">
    <w:nsid w:val="21BA16C5"/>
    <w:multiLevelType w:val="multilevel"/>
    <w:tmpl w:val="75E6972C"/>
    <w:lvl w:ilvl="0">
      <w:start w:val="1"/>
      <w:numFmt w:val="decimal"/>
      <w:lvlText w:val="%1."/>
      <w:lvlJc w:val="left"/>
      <w:pPr>
        <w:ind w:left="0" w:firstLine="0"/>
      </w:pPr>
      <w:rPr>
        <w:rFonts w:asciiTheme="majorHAnsi" w:hAnsiTheme="majorHAnsi" w:cstheme="majorHAnsi" w:hint="default"/>
        <w:b/>
      </w:rPr>
    </w:lvl>
    <w:lvl w:ilvl="1">
      <w:start w:val="1"/>
      <w:numFmt w:val="decimal"/>
      <w:lvlText w:val="%1.%2."/>
      <w:lvlJc w:val="left"/>
      <w:pPr>
        <w:ind w:left="0" w:firstLine="0"/>
      </w:pPr>
      <w:rPr>
        <w:b/>
      </w:rPr>
    </w:lvl>
    <w:lvl w:ilvl="2">
      <w:start w:val="1"/>
      <w:numFmt w:val="lowerLetter"/>
      <w:lvlText w:val="%3)"/>
      <w:lvlJc w:val="left"/>
      <w:pPr>
        <w:ind w:left="720" w:hanging="720"/>
      </w:pPr>
      <w:rPr>
        <w:b w:val="0"/>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4" w15:restartNumberingAfterBreak="0">
    <w:nsid w:val="3D5C425F"/>
    <w:multiLevelType w:val="multilevel"/>
    <w:tmpl w:val="D0F262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6D495E50"/>
    <w:multiLevelType w:val="multilevel"/>
    <w:tmpl w:val="FC90D7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727E1600"/>
    <w:multiLevelType w:val="multilevel"/>
    <w:tmpl w:val="7A8CC7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50F1748"/>
    <w:multiLevelType w:val="multilevel"/>
    <w:tmpl w:val="D0EEFA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601836500">
    <w:abstractNumId w:val="1"/>
  </w:num>
  <w:num w:numId="2" w16cid:durableId="1047682077">
    <w:abstractNumId w:val="0"/>
  </w:num>
  <w:num w:numId="3" w16cid:durableId="203753801">
    <w:abstractNumId w:val="7"/>
  </w:num>
  <w:num w:numId="4" w16cid:durableId="1789081365">
    <w:abstractNumId w:val="6"/>
  </w:num>
  <w:num w:numId="5" w16cid:durableId="1865552720">
    <w:abstractNumId w:val="5"/>
  </w:num>
  <w:num w:numId="6" w16cid:durableId="18357530">
    <w:abstractNumId w:val="3"/>
  </w:num>
  <w:num w:numId="7" w16cid:durableId="1809666083">
    <w:abstractNumId w:val="4"/>
  </w:num>
  <w:num w:numId="8" w16cid:durableId="291135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33A"/>
    <w:rsid w:val="00015491"/>
    <w:rsid w:val="00020DF5"/>
    <w:rsid w:val="000301DB"/>
    <w:rsid w:val="00030465"/>
    <w:rsid w:val="00034A09"/>
    <w:rsid w:val="00046C01"/>
    <w:rsid w:val="000610A7"/>
    <w:rsid w:val="0007495E"/>
    <w:rsid w:val="00090CD9"/>
    <w:rsid w:val="000A5D41"/>
    <w:rsid w:val="000C096C"/>
    <w:rsid w:val="000C7AAE"/>
    <w:rsid w:val="000E50CF"/>
    <w:rsid w:val="00135E98"/>
    <w:rsid w:val="00141A18"/>
    <w:rsid w:val="0015126B"/>
    <w:rsid w:val="0016295C"/>
    <w:rsid w:val="00172F8B"/>
    <w:rsid w:val="00176064"/>
    <w:rsid w:val="00181B79"/>
    <w:rsid w:val="001937B2"/>
    <w:rsid w:val="001A1F83"/>
    <w:rsid w:val="001B79A2"/>
    <w:rsid w:val="001C72F8"/>
    <w:rsid w:val="001E18DF"/>
    <w:rsid w:val="002068C4"/>
    <w:rsid w:val="00222E54"/>
    <w:rsid w:val="00227953"/>
    <w:rsid w:val="0023311A"/>
    <w:rsid w:val="00260F16"/>
    <w:rsid w:val="0028434D"/>
    <w:rsid w:val="00284B47"/>
    <w:rsid w:val="002A6A4A"/>
    <w:rsid w:val="002B049E"/>
    <w:rsid w:val="002B7B6D"/>
    <w:rsid w:val="002D742A"/>
    <w:rsid w:val="002E1936"/>
    <w:rsid w:val="002E1F84"/>
    <w:rsid w:val="002F4EA7"/>
    <w:rsid w:val="00307287"/>
    <w:rsid w:val="00320E9E"/>
    <w:rsid w:val="003464DD"/>
    <w:rsid w:val="003533C2"/>
    <w:rsid w:val="00361B47"/>
    <w:rsid w:val="00363E2E"/>
    <w:rsid w:val="00365162"/>
    <w:rsid w:val="00380B01"/>
    <w:rsid w:val="00391B16"/>
    <w:rsid w:val="003A0212"/>
    <w:rsid w:val="003A07FC"/>
    <w:rsid w:val="003C3967"/>
    <w:rsid w:val="003D2FC2"/>
    <w:rsid w:val="00400AA0"/>
    <w:rsid w:val="004213B3"/>
    <w:rsid w:val="00423806"/>
    <w:rsid w:val="0044465C"/>
    <w:rsid w:val="00447BC6"/>
    <w:rsid w:val="00451F88"/>
    <w:rsid w:val="00456106"/>
    <w:rsid w:val="00462442"/>
    <w:rsid w:val="00464BFC"/>
    <w:rsid w:val="00471980"/>
    <w:rsid w:val="00477F46"/>
    <w:rsid w:val="0048358E"/>
    <w:rsid w:val="004847BB"/>
    <w:rsid w:val="00484EBE"/>
    <w:rsid w:val="004936D5"/>
    <w:rsid w:val="004A44F5"/>
    <w:rsid w:val="004B4922"/>
    <w:rsid w:val="004C436D"/>
    <w:rsid w:val="004D107D"/>
    <w:rsid w:val="004E11B5"/>
    <w:rsid w:val="004F35EF"/>
    <w:rsid w:val="00503AE7"/>
    <w:rsid w:val="00524882"/>
    <w:rsid w:val="00551EF7"/>
    <w:rsid w:val="00555FAC"/>
    <w:rsid w:val="00556C71"/>
    <w:rsid w:val="005D70A4"/>
    <w:rsid w:val="006227C1"/>
    <w:rsid w:val="00684924"/>
    <w:rsid w:val="006C1354"/>
    <w:rsid w:val="006D25E8"/>
    <w:rsid w:val="006E237B"/>
    <w:rsid w:val="006E47D7"/>
    <w:rsid w:val="006F4BBF"/>
    <w:rsid w:val="00701652"/>
    <w:rsid w:val="00704867"/>
    <w:rsid w:val="00723EAE"/>
    <w:rsid w:val="00733F29"/>
    <w:rsid w:val="0074374E"/>
    <w:rsid w:val="00792F20"/>
    <w:rsid w:val="00796D81"/>
    <w:rsid w:val="007A178E"/>
    <w:rsid w:val="007B22D0"/>
    <w:rsid w:val="007C146E"/>
    <w:rsid w:val="0085414D"/>
    <w:rsid w:val="008636B8"/>
    <w:rsid w:val="008735B2"/>
    <w:rsid w:val="008933D6"/>
    <w:rsid w:val="008B6522"/>
    <w:rsid w:val="008B6AFE"/>
    <w:rsid w:val="008C48DF"/>
    <w:rsid w:val="008E45CD"/>
    <w:rsid w:val="00902A14"/>
    <w:rsid w:val="00907817"/>
    <w:rsid w:val="00910841"/>
    <w:rsid w:val="0095052D"/>
    <w:rsid w:val="0095733A"/>
    <w:rsid w:val="00971572"/>
    <w:rsid w:val="00973CF3"/>
    <w:rsid w:val="0097672D"/>
    <w:rsid w:val="009860B5"/>
    <w:rsid w:val="0099158C"/>
    <w:rsid w:val="009C6FDC"/>
    <w:rsid w:val="009D25E3"/>
    <w:rsid w:val="009E2F51"/>
    <w:rsid w:val="00A118AD"/>
    <w:rsid w:val="00A1700E"/>
    <w:rsid w:val="00A259F7"/>
    <w:rsid w:val="00A350CE"/>
    <w:rsid w:val="00AF76B1"/>
    <w:rsid w:val="00B01649"/>
    <w:rsid w:val="00B11EAE"/>
    <w:rsid w:val="00B12AF3"/>
    <w:rsid w:val="00B22592"/>
    <w:rsid w:val="00B723B5"/>
    <w:rsid w:val="00B924FB"/>
    <w:rsid w:val="00B956E4"/>
    <w:rsid w:val="00B96F04"/>
    <w:rsid w:val="00BA1D25"/>
    <w:rsid w:val="00BB191C"/>
    <w:rsid w:val="00BB40C8"/>
    <w:rsid w:val="00C109FD"/>
    <w:rsid w:val="00C11F74"/>
    <w:rsid w:val="00C237E1"/>
    <w:rsid w:val="00C8401C"/>
    <w:rsid w:val="00C928F6"/>
    <w:rsid w:val="00C96C03"/>
    <w:rsid w:val="00CB161E"/>
    <w:rsid w:val="00CD17F3"/>
    <w:rsid w:val="00CE1FE4"/>
    <w:rsid w:val="00CE7C83"/>
    <w:rsid w:val="00CF00F0"/>
    <w:rsid w:val="00D03D9A"/>
    <w:rsid w:val="00D0521D"/>
    <w:rsid w:val="00D125C9"/>
    <w:rsid w:val="00D154F5"/>
    <w:rsid w:val="00D16394"/>
    <w:rsid w:val="00D218A6"/>
    <w:rsid w:val="00D4365F"/>
    <w:rsid w:val="00D445DA"/>
    <w:rsid w:val="00D613D1"/>
    <w:rsid w:val="00D94283"/>
    <w:rsid w:val="00DA5003"/>
    <w:rsid w:val="00DA5CB5"/>
    <w:rsid w:val="00DB32A9"/>
    <w:rsid w:val="00DF4786"/>
    <w:rsid w:val="00E329F6"/>
    <w:rsid w:val="00E46BD2"/>
    <w:rsid w:val="00E61769"/>
    <w:rsid w:val="00E748AD"/>
    <w:rsid w:val="00E80D82"/>
    <w:rsid w:val="00E84E81"/>
    <w:rsid w:val="00EB34B9"/>
    <w:rsid w:val="00EC1693"/>
    <w:rsid w:val="00EC7712"/>
    <w:rsid w:val="00ED1231"/>
    <w:rsid w:val="00ED1317"/>
    <w:rsid w:val="00ED2109"/>
    <w:rsid w:val="00EE0E84"/>
    <w:rsid w:val="00EE62A0"/>
    <w:rsid w:val="00EF2016"/>
    <w:rsid w:val="00EF4B3E"/>
    <w:rsid w:val="00EF6A4F"/>
    <w:rsid w:val="00F34B8C"/>
    <w:rsid w:val="00F41201"/>
    <w:rsid w:val="00F85688"/>
    <w:rsid w:val="00FB3319"/>
    <w:rsid w:val="00FB47ED"/>
    <w:rsid w:val="00FD6096"/>
    <w:rsid w:val="00FE3D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3E5C"/>
  <w15:docId w15:val="{3537E4E1-73C9-4227-87DB-C6F5D2AC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F3"/>
  </w:style>
  <w:style w:type="paragraph" w:styleId="Heading1">
    <w:name w:val="heading 1"/>
    <w:basedOn w:val="Normal"/>
    <w:next w:val="Normal"/>
    <w:uiPriority w:val="9"/>
    <w:qFormat/>
    <w:pPr>
      <w:keepNext/>
      <w:spacing w:after="240"/>
      <w:ind w:firstLine="1440"/>
      <w:outlineLvl w:val="0"/>
    </w:pPr>
    <w:rPr>
      <w:rFonts w:ascii="Arial" w:eastAsia="Arial" w:hAnsi="Arial" w:cs="Arial"/>
      <w:sz w:val="18"/>
      <w:szCs w:val="18"/>
    </w:rPr>
  </w:style>
  <w:style w:type="paragraph" w:styleId="Heading2">
    <w:name w:val="heading 2"/>
    <w:basedOn w:val="Normal"/>
    <w:next w:val="Normal"/>
    <w:uiPriority w:val="9"/>
    <w:semiHidden/>
    <w:unhideWhenUsed/>
    <w:qFormat/>
    <w:pPr>
      <w:spacing w:after="240"/>
      <w:ind w:firstLine="1440"/>
      <w:jc w:val="both"/>
      <w:outlineLvl w:val="1"/>
    </w:pPr>
    <w:rPr>
      <w:rFonts w:ascii="Arial" w:eastAsia="Arial" w:hAnsi="Arial" w:cs="Arial"/>
      <w:sz w:val="18"/>
      <w:szCs w:val="18"/>
    </w:rPr>
  </w:style>
  <w:style w:type="paragraph" w:styleId="Heading3">
    <w:name w:val="heading 3"/>
    <w:basedOn w:val="Normal"/>
    <w:next w:val="Normal"/>
    <w:uiPriority w:val="9"/>
    <w:semiHidden/>
    <w:unhideWhenUsed/>
    <w:qFormat/>
    <w:pPr>
      <w:spacing w:after="240"/>
      <w:ind w:firstLine="2160"/>
      <w:jc w:val="both"/>
      <w:outlineLvl w:val="2"/>
    </w:pPr>
    <w:rPr>
      <w:rFonts w:ascii="Arial" w:eastAsia="Arial" w:hAnsi="Arial" w:cs="Arial"/>
      <w:sz w:val="18"/>
      <w:szCs w:val="18"/>
    </w:rPr>
  </w:style>
  <w:style w:type="paragraph" w:styleId="Heading4">
    <w:name w:val="heading 4"/>
    <w:basedOn w:val="Normal"/>
    <w:next w:val="Normal"/>
    <w:uiPriority w:val="9"/>
    <w:semiHidden/>
    <w:unhideWhenUsed/>
    <w:qFormat/>
    <w:pPr>
      <w:spacing w:after="240"/>
      <w:ind w:firstLine="2880"/>
      <w:jc w:val="both"/>
      <w:outlineLvl w:val="3"/>
    </w:pPr>
    <w:rPr>
      <w:rFonts w:ascii="Arial" w:eastAsia="Arial" w:hAnsi="Arial" w:cs="Arial"/>
      <w:sz w:val="18"/>
      <w:szCs w:val="18"/>
    </w:rPr>
  </w:style>
  <w:style w:type="paragraph" w:styleId="Heading5">
    <w:name w:val="heading 5"/>
    <w:basedOn w:val="Normal"/>
    <w:next w:val="Normal"/>
    <w:uiPriority w:val="9"/>
    <w:semiHidden/>
    <w:unhideWhenUsed/>
    <w:qFormat/>
    <w:pPr>
      <w:spacing w:after="240"/>
      <w:ind w:firstLine="3600"/>
      <w:jc w:val="both"/>
      <w:outlineLvl w:val="4"/>
    </w:pPr>
    <w:rPr>
      <w:rFonts w:ascii="Arial" w:eastAsia="Arial" w:hAnsi="Arial" w:cs="Arial"/>
      <w:sz w:val="18"/>
      <w:szCs w:val="18"/>
    </w:rPr>
  </w:style>
  <w:style w:type="paragraph" w:styleId="Heading6">
    <w:name w:val="heading 6"/>
    <w:basedOn w:val="Normal"/>
    <w:next w:val="Normal"/>
    <w:uiPriority w:val="9"/>
    <w:semiHidden/>
    <w:unhideWhenUsed/>
    <w:qFormat/>
    <w:pPr>
      <w:spacing w:after="240"/>
      <w:ind w:firstLine="4320"/>
      <w:outlineLvl w:val="5"/>
    </w:pPr>
    <w:rPr>
      <w:rFonts w:ascii="Arial" w:eastAsia="Arial" w:hAnsi="Arial" w:cs="Arial"/>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61B14"/>
    <w:pPr>
      <w:tabs>
        <w:tab w:val="center" w:pos="4680"/>
        <w:tab w:val="right" w:pos="9360"/>
      </w:tabs>
    </w:pPr>
  </w:style>
  <w:style w:type="character" w:customStyle="1" w:styleId="HeaderChar">
    <w:name w:val="Header Char"/>
    <w:basedOn w:val="DefaultParagraphFont"/>
    <w:link w:val="Header"/>
    <w:uiPriority w:val="99"/>
    <w:rsid w:val="00C61B14"/>
  </w:style>
  <w:style w:type="paragraph" w:styleId="Footer">
    <w:name w:val="footer"/>
    <w:basedOn w:val="Normal"/>
    <w:link w:val="FooterChar"/>
    <w:uiPriority w:val="99"/>
    <w:unhideWhenUsed/>
    <w:rsid w:val="00C61B14"/>
    <w:pPr>
      <w:tabs>
        <w:tab w:val="center" w:pos="4680"/>
        <w:tab w:val="right" w:pos="9360"/>
      </w:tabs>
    </w:pPr>
  </w:style>
  <w:style w:type="character" w:customStyle="1" w:styleId="FooterChar">
    <w:name w:val="Footer Char"/>
    <w:basedOn w:val="DefaultParagraphFont"/>
    <w:link w:val="Footer"/>
    <w:uiPriority w:val="99"/>
    <w:rsid w:val="00C61B14"/>
  </w:style>
  <w:style w:type="paragraph" w:styleId="ListParagraph">
    <w:name w:val="List Paragraph"/>
    <w:basedOn w:val="Normal"/>
    <w:uiPriority w:val="34"/>
    <w:qFormat/>
    <w:rsid w:val="00294D65"/>
    <w:pPr>
      <w:ind w:left="720"/>
      <w:contextualSpacing/>
    </w:pPr>
  </w:style>
  <w:style w:type="paragraph" w:styleId="CommentSubject">
    <w:name w:val="annotation subject"/>
    <w:basedOn w:val="CommentText"/>
    <w:next w:val="CommentText"/>
    <w:link w:val="CommentSubjectChar"/>
    <w:uiPriority w:val="99"/>
    <w:semiHidden/>
    <w:unhideWhenUsed/>
    <w:rsid w:val="00CD5068"/>
    <w:rPr>
      <w:b/>
      <w:bCs/>
    </w:rPr>
  </w:style>
  <w:style w:type="character" w:customStyle="1" w:styleId="CommentSubjectChar">
    <w:name w:val="Comment Subject Char"/>
    <w:basedOn w:val="CommentTextChar"/>
    <w:link w:val="CommentSubject"/>
    <w:uiPriority w:val="99"/>
    <w:semiHidden/>
    <w:rsid w:val="00CD5068"/>
    <w:rPr>
      <w:b/>
      <w:bCs/>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15" w:type="dxa"/>
        <w:bottom w:w="100"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165878"/>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A5003"/>
    <w:rPr>
      <w:color w:val="0000FF" w:themeColor="hyperlink"/>
      <w:u w:val="single"/>
    </w:rPr>
  </w:style>
  <w:style w:type="paragraph" w:customStyle="1" w:styleId="Plain">
    <w:name w:val="Plain"/>
    <w:basedOn w:val="Normal"/>
    <w:rsid w:val="00034A09"/>
    <w:pPr>
      <w:suppressAutoHyphens/>
      <w:spacing w:after="240"/>
      <w:jc w:val="both"/>
    </w:pPr>
    <w:rPr>
      <w:rFonts w:ascii="Arial" w:hAnsi="Arial"/>
      <w:sz w:val="18"/>
    </w:rPr>
  </w:style>
  <w:style w:type="character" w:styleId="UnresolvedMention">
    <w:name w:val="Unresolved Mention"/>
    <w:basedOn w:val="DefaultParagraphFont"/>
    <w:uiPriority w:val="99"/>
    <w:semiHidden/>
    <w:unhideWhenUsed/>
    <w:rsid w:val="008B6AFE"/>
    <w:rPr>
      <w:color w:val="605E5C"/>
      <w:shd w:val="clear" w:color="auto" w:fill="E1DFDD"/>
    </w:rPr>
  </w:style>
  <w:style w:type="character" w:styleId="FollowedHyperlink">
    <w:name w:val="FollowedHyperlink"/>
    <w:basedOn w:val="DefaultParagraphFont"/>
    <w:uiPriority w:val="99"/>
    <w:semiHidden/>
    <w:unhideWhenUsed/>
    <w:rsid w:val="00ED21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2127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onterms.com/forms/bonterms-mutual-nda-v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publicdomain/zero/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6ov1gcvvHU6zKnMsNETD7TYo0Q==">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Example Cover Page for Bonterms Cloud Terms</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Cover Page for Bonterms Mutual NDA</dc:title>
  <dc:creator>Bonterms</dc:creator>
  <dc:description>CC0 1.0</dc:description>
  <cp:lastModifiedBy>Patrick Mullin</cp:lastModifiedBy>
  <cp:revision>4</cp:revision>
  <dcterms:created xsi:type="dcterms:W3CDTF">2023-05-19T23:41:00Z</dcterms:created>
  <dcterms:modified xsi:type="dcterms:W3CDTF">2023-05-30T21:34:00Z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0x010100653B104D75CF764CB9B49505296F1347</vt:lpwstr>
  </property>
</Properties>
</file>